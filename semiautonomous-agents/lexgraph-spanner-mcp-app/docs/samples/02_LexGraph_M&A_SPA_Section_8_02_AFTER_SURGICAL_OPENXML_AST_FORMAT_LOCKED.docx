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exGraphArticleHeading"/>
      </w:pPr>
      <w:r>
        <w:rPr>
          <w:rFonts w:ascii="EB Garamond"/>
          <w:b/>
          <w:sz w:val="24"/>
        </w:rPr>
        <w:t>APEX LAW PARTNERS LLP · MATTER M-331-KESTREL · FORMAT-LOCK PROOF (styles.xml SHA: c1350f2b2adb | numbering.xml SHA: ab9e4c222c40)</w:t>
      </w:r>
    </w:p>
    <w:p>
      <w:pPr>
        <w:pStyle w:val="LexGraphArticleHeading"/>
      </w:pPr>
      <w:r>
        <w:rPr>
          <w:rFonts w:ascii="EB Garamond"/>
          <w:b/>
          <w:sz w:val="28"/>
        </w:rPr>
        <w:t>ARTICLE VIII — INDEMNIFICATION &amp; SURVIVAL</w:t>
      </w:r>
    </w:p>
    <w:p>
      <w:pPr>
        <w:pStyle w:val="LexGraphSection2"/>
        <w:ind w:left="360"/>
      </w:pPr>
      <w:r>
        <w:rPr>
          <w:rFonts w:ascii="EB Garamond"/>
          <w:b/>
          <w:u w:val="single"/>
          <w:sz w:val="24"/>
        </w:rPr>
        <w:t>Section 8.02 Limitation on Indemnification.</w:t>
      </w:r>
    </w:p>
    <w:p>
      <w:pPr>
        <w:pStyle w:val="LexGraphIndentLevel2"/>
        <w:numPr>
          <w:ilvl w:val="1"/>
          <w:numId w:val="14"/>
        </w:numPr>
        <w:ind w:left="720" w:hanging="360"/>
      </w:pPr>
      <w:r>
        <w:rPr>
          <w:rFonts w:ascii="EB Garamond"/>
          <w:b/>
          <w:sz w:val="24"/>
        </w:rPr>
        <w:t xml:space="preserve">(a) Basket Structure. </w:t>
      </w:r>
      <w:r>
        <w:rPr>
          <w:rFonts w:ascii="EB Garamond"/>
          <w:sz w:val="24"/>
        </w:rPr>
        <w:t xml:space="preserve">Notwithstanding anything to the contrary in this Agreement, the Seller Parties shall have no liability under Section 8.01(a) until the aggregate amount of all Losses exceeds an amount equal to </w:t>
      </w:r>
      <w:del w:id="901" w:author="LexGraph Gemini Legal AI" w:date="2026-10-16T19:40:00Z">
        <w:r>
          <w:rPr>
            <w:rFonts w:ascii="EB Garamond"/>
            <w:sz w:val="24"/>
          </w:rPr>
          <w:delText>0.25% of the Base Purchase Price ($10,500,000) (the "Tipping Basket"), in which case Seller Parties shall be liable from the first dollar of all Losses.</w:delText>
        </w:r>
      </w:del>
      <w:ins w:id="902" w:author="LexGraph Gemini Legal AI" w:date="2026-10-16T19:40:00Z">
        <w:r>
          <w:rPr>
            <w:rFonts w:ascii="EB Garamond"/>
            <w:sz w:val="24"/>
          </w:rPr>
          <w:t>0.50% of the Base Purchase Price ($21,000,000) (the "True Deductible"), in which case Seller Parties shall be liable strictly for the excess over the True Deductible.</w:t>
        </w:r>
      </w:ins>
    </w:p>
    <w:p>
      <w:pPr>
        <w:pStyle w:val="LexGraphIndentLevel3"/>
        <w:numPr>
          <w:ilvl w:val="2"/>
          <w:numId w:val="14"/>
        </w:numPr>
        <w:ind w:left="1080" w:hanging="360"/>
      </w:pPr>
      <w:r>
        <w:rPr>
          <w:rFonts w:ascii="EB Garamond"/>
          <w:b/>
          <w:sz w:val="24"/>
        </w:rPr>
        <w:t xml:space="preserve">(i) De Minimis Claim Threshold. </w:t>
      </w:r>
      <w:r>
        <w:rPr>
          <w:rFonts w:ascii="EB Garamond"/>
          <w:sz w:val="24"/>
        </w:rPr>
        <w:t>No individual claim or series of related claims for Losses under Section 8.01(a) shall be counted toward the True Deductible unless such claim exceeds $150,000 ("Mini-Basket").</w:t>
      </w:r>
    </w:p>
    <w:p>
      <w:pPr>
        <w:pStyle w:val="LexGraphIndentLevel2"/>
        <w:numPr>
          <w:ilvl w:val="1"/>
          <w:numId w:val="14"/>
        </w:numPr>
        <w:ind w:left="720" w:hanging="360"/>
      </w:pPr>
      <w:r>
        <w:rPr>
          <w:rFonts w:ascii="EB Garamond"/>
          <w:b/>
          <w:sz w:val="24"/>
        </w:rPr>
        <w:t xml:space="preserve">(b) General Indemnity Cap. </w:t>
      </w:r>
      <w:r>
        <w:rPr>
          <w:rFonts w:ascii="EB Garamond"/>
          <w:sz w:val="24"/>
        </w:rPr>
        <w:t>The maximum aggregate liability of the Seller Parties under Section 8.01(a) shall not exceed 0.75% of the Base Purchase Price ($31,500,000) (the "Indemnity Cap").</w:t>
      </w:r>
    </w:p>
  </w:body>
</w:document>
</file>

<file path=word/numbering.xml><?xml version="1.0" encoding="utf-8"?>
<w:numbering xmlns:w="http://schemas.openxmlformats.org/wordprocessingml/2006/main">
  <w:abstractNum w:abstractNumId="14">
    <w:lvl w:ilvl="0">
      <w:start w:val="8"/>
      <w:numFmt w:val="upperRoman"/>
      <w:lvlText w:val="ARTICLE %1"/>
    </w:lvl>
    <w:lvl w:ilvl="1">
      <w:start w:val="1"/>
      <w:numFmt w:val="lowerLetter"/>
      <w:lvlText w:val="(%2)"/>
    </w:lvl>
    <w:lvl w:ilvl="2">
      <w:start w:val="1"/>
      <w:numFmt w:val="lowerRoman"/>
      <w:lvlText w:val="(%3)"/>
    </w:lvl>
  </w:abstractNum>
  <w:num w:numId="14">
    <w:abstractNumId w:val="14"/>
  </w:num>
</w:numbering>
</file>

<file path=word/styles.xml><?xml version="1.0" encoding="utf-8"?>
<w:styles xmlns:w="http://schemas.openxmlformats.org/wordprocessingml/2006/main">
  <w:style w:type="paragraph" w:styleId="LexGraphArticleHeading">
    <w:name w:val="LexGraph Article Heading"/>
    <w:pPr>
      <w:jc w:val="center"/>
      <w:spacing w:before="240" w:after="120"/>
    </w:pPr>
    <w:rPr>
      <w:rFonts w:ascii="EB Garamond" w:hAnsi="EB Garamond"/>
      <w:b/>
      <w:sz w:val="26"/>
    </w:rPr>
  </w:style>
  <w:style w:type="paragraph" w:styleId="LexGraphSection2">
    <w:name w:val="LexGraph Section Level 2"/>
    <w:pPr>
      <w:ind w:left="360"/>
      <w:spacing w:before="160" w:after="80"/>
    </w:pPr>
    <w:rPr>
      <w:rFonts w:ascii="EB Garamond" w:hAnsi="EB Garamond"/>
      <w:b/>
      <w:u w:val="single"/>
      <w:sz w:val="24"/>
    </w:rPr>
  </w:style>
  <w:style w:type="paragraph" w:styleId="LexGraphIndentLevel2">
    <w:name w:val="LexGraph Indent Level 2 (a)"/>
    <w:pPr>
      <w:ind w:left="720" w:hanging="360"/>
      <w:spacing w:after="120"/>
    </w:pPr>
    <w:rPr>
      <w:rFonts w:ascii="EB Garamond" w:hAnsi="EB Garamond"/>
      <w:sz w:val="24"/>
    </w:rPr>
  </w:style>
  <w:style w:type="paragraph" w:styleId="LexGraphIndentLevel3">
    <w:name w:val="LexGraph Indent Level 3 (i)"/>
    <w:pPr>
      <w:ind w:left="1080" w:hanging="360"/>
      <w:spacing w:after="120"/>
    </w:pPr>
    <w:rPr>
      <w:rFonts w:ascii="EB Garamond" w:hAnsi="EB Garamond"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